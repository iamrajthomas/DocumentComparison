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1.</w:t>
      </w:r>
      <w:r w:rsidRPr="00A946F3">
        <w:rPr>
          <w:rFonts w:ascii="Cambria" w:eastAsia="Times New Roman" w:hAnsi="Cambria" w:cs="Arial"/>
          <w:b/>
          <w:sz w:val="20"/>
          <w:szCs w:val="20"/>
        </w:rPr>
        <w:tab/>
        <w:t xml:space="preserve">Definitions.  </w:t>
      </w:r>
      <w:r w:rsidRPr="00A946F3">
        <w:rPr>
          <w:rFonts w:ascii="Cambria" w:eastAsia="Times New Roman" w:hAnsi="Cambria" w:cs="Arial"/>
          <w:sz w:val="20"/>
          <w:szCs w:val="20"/>
        </w:rPr>
        <w:t xml:space="preserve">Capitalized terms in this SOW are either defined below, in the section of this SOW indicated below, or in the Base Agreement.  </w:t>
      </w:r>
      <w:r w:rsidRPr="00A946F3">
        <w:rPr>
          <w:rFonts w:ascii="Cambria" w:eastAsia="Times New Roman" w:hAnsi="Cambria" w:cs="Arial"/>
          <w:sz w:val="20"/>
          <w:szCs w:val="24"/>
        </w:rPr>
        <w:t>The definitions for terms defined in this SOW apply only to this SOW unless expressly indicated otherwise</w:t>
      </w:r>
      <w:r w:rsidRPr="00A946F3">
        <w:rPr>
          <w:rFonts w:ascii="Cambria" w:eastAsia="Times New Roman" w:hAnsi="Cambria" w:cs="Arial"/>
          <w:sz w:val="20"/>
          <w:szCs w:val="20"/>
        </w:rPr>
        <w:t xml:space="preserve">.  </w:t>
      </w:r>
      <w:r w:rsidRPr="00A946F3">
        <w:rPr>
          <w:rFonts w:ascii="Cambria" w:eastAsia="Times New Roman" w:hAnsi="Cambria" w:cs="Times New Roman"/>
          <w:sz w:val="20"/>
          <w:szCs w:val="20"/>
        </w:rPr>
        <w:t xml:space="preserve">If a defined term in this SOW is inconsistent with a defined term in the Base Agreement or another SOW, the defined term in this SOW will take precedence for purposes of this SOW.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Del="00CE0A29" w:rsidRDefault="00013B1E" w:rsidP="00A946F3">
      <w:pPr>
        <w:spacing w:after="0" w:line="240" w:lineRule="auto"/>
        <w:rPr>
          <w:del w:id="0" w:author="Rajesh Thomas (External)" w:date="2021-10-19T16:00:00Z"/>
          <w:rFonts w:ascii="Cambria" w:eastAsia="Times New Roman" w:hAnsi="Cambria" w:cs="Arial"/>
          <w:sz w:val="20"/>
          <w:szCs w:val="20"/>
        </w:rPr>
      </w:pPr>
      <w:del w:id="1" w:author="Rajesh Thomas (External)" w:date="2021-10-19T16:00:00Z">
        <w:r w:rsidRPr="00A946F3" w:rsidDel="00CE0A29">
          <w:rPr>
            <w:rFonts w:ascii="Cambria" w:eastAsia="Times New Roman" w:hAnsi="Cambria" w:cs="Arial"/>
            <w:sz w:val="20"/>
            <w:szCs w:val="20"/>
            <w:highlight w:val="yellow"/>
          </w:rPr>
          <w:delText>[CCA]</w:delText>
        </w:r>
        <w:r w:rsidRPr="00A946F3" w:rsidDel="00CE0A29">
          <w:rPr>
            <w:rFonts w:ascii="Cambria" w:eastAsia="Times New Roman" w:hAnsi="Cambria" w:cs="Arial"/>
            <w:b/>
            <w:sz w:val="20"/>
            <w:szCs w:val="20"/>
          </w:rPr>
          <w:delText>Case Management or CM</w:delText>
        </w:r>
        <w:r w:rsidRPr="00A946F3" w:rsidDel="00CE0A29">
          <w:rPr>
            <w:rFonts w:ascii="Cambria" w:eastAsia="Times New Roman" w:hAnsi="Cambria" w:cs="Arial"/>
            <w:sz w:val="20"/>
            <w:szCs w:val="20"/>
          </w:rPr>
          <w:delText xml:space="preserve"> means the functionality within the Software to support Client Case Management activities with the Members.</w:delText>
        </w:r>
      </w:del>
    </w:p>
    <w:p w:rsidR="00013B1E" w:rsidRPr="00A946F3" w:rsidDel="00CE0A29" w:rsidRDefault="00013B1E" w:rsidP="00A946F3">
      <w:pPr>
        <w:spacing w:after="0" w:line="240" w:lineRule="auto"/>
        <w:rPr>
          <w:del w:id="2" w:author="Rajesh Thomas (External)" w:date="2021-10-19T16:00:00Z"/>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Client-Developed Code </w:t>
      </w:r>
      <w:r w:rsidRPr="00A946F3">
        <w:rPr>
          <w:rFonts w:ascii="Cambria" w:eastAsia="Times New Roman" w:hAnsi="Cambria" w:cs="Arial"/>
          <w:sz w:val="20"/>
          <w:szCs w:val="20"/>
        </w:rPr>
        <w:t xml:space="preserve">means developed code for specific Interfaces, EDI, Extracts, and Reports (including letters) created or provided by Client. Client-Developed Code specifically excludes any Code.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Client Project Team</w:t>
      </w:r>
      <w:r w:rsidRPr="00A946F3">
        <w:rPr>
          <w:rFonts w:ascii="Cambria" w:eastAsia="Times New Roman" w:hAnsi="Cambria" w:cs="Arial"/>
          <w:sz w:val="20"/>
          <w:szCs w:val="20"/>
        </w:rPr>
        <w:t xml:space="preserve"> consists of Client’s Personnel who will perform Client tasks in connection with the Services described herein.</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sz w:val="20"/>
          <w:szCs w:val="20"/>
        </w:rPr>
        <w:t>]</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 xml:space="preserve">Client Reports </w:t>
      </w:r>
      <w:r w:rsidRPr="00A946F3">
        <w:rPr>
          <w:rFonts w:ascii="Cambria" w:eastAsia="Times New Roman" w:hAnsi="Cambria" w:cs="Arial"/>
          <w:sz w:val="20"/>
          <w:szCs w:val="20"/>
        </w:rPr>
        <w:t>is defined in</w:t>
      </w:r>
      <w:r w:rsidRPr="00A946F3">
        <w:rPr>
          <w:rFonts w:ascii="Cambria" w:eastAsia="Times New Roman" w:hAnsi="Cambria" w:cs="Arial"/>
          <w:b/>
          <w:sz w:val="20"/>
          <w:szCs w:val="20"/>
        </w:rPr>
        <w:t xml:space="preserve"> Section </w:t>
      </w:r>
      <w:r w:rsidRPr="00A946F3">
        <w:rPr>
          <w:rFonts w:ascii="Cambria" w:eastAsia="Times New Roman" w:hAnsi="Cambria" w:cs="Arial"/>
          <w:b/>
          <w:sz w:val="20"/>
          <w:szCs w:val="20"/>
          <w:highlight w:val="yellow"/>
        </w:rPr>
        <w:t>34</w:t>
      </w:r>
      <w:r w:rsidRPr="00A946F3">
        <w:rPr>
          <w:rFonts w:ascii="Cambria" w:eastAsia="Times New Roman" w:hAnsi="Cambria" w:cs="Arial"/>
          <w:b/>
          <w:sz w:val="20"/>
          <w:szCs w:val="20"/>
        </w:rPr>
        <w:t xml:space="preserve"> </w:t>
      </w:r>
      <w:r w:rsidRPr="00A946F3">
        <w:rPr>
          <w:rFonts w:ascii="Cambria" w:eastAsia="Times New Roman" w:hAnsi="Cambria" w:cs="Arial"/>
          <w:sz w:val="20"/>
          <w:szCs w:val="20"/>
        </w:rPr>
        <w:t>of</w:t>
      </w:r>
      <w:r w:rsidRPr="00A946F3">
        <w:rPr>
          <w:rFonts w:ascii="Cambria" w:eastAsia="Times New Roman" w:hAnsi="Cambria" w:cs="Arial"/>
          <w:b/>
          <w:sz w:val="20"/>
          <w:szCs w:val="20"/>
        </w:rPr>
        <w:t xml:space="preserve"> Table 2.B</w:t>
      </w:r>
      <w:r w:rsidRPr="00A946F3">
        <w:rPr>
          <w:rFonts w:ascii="Cambria" w:eastAsia="Times New Roman" w:hAnsi="Cambria" w:cs="Arial"/>
          <w:sz w:val="20"/>
          <w:szCs w:val="20"/>
        </w:rPr>
        <w:t xml:space="preserve">.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Verify Section Number</w:t>
      </w:r>
      <w:r w:rsidRPr="00A946F3">
        <w:rPr>
          <w:rFonts w:ascii="Cambria" w:eastAsia="Times New Roman" w:hAnsi="Cambria" w:cs="Arial"/>
          <w:sz w:val="20"/>
          <w:szCs w:val="20"/>
          <w:highlight w:val="yellow"/>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Include if SI is included scope and Confirm “Software” is defined in the MLSA, or conform this to the appropriate defined term for “Software”. This is not hosted Client-Requested Software.]</w:t>
      </w:r>
      <w:r w:rsidRPr="00A946F3">
        <w:rPr>
          <w:rFonts w:ascii="Cambria" w:eastAsia="Times New Roman" w:hAnsi="Cambria" w:cs="Arial"/>
          <w:b/>
          <w:sz w:val="20"/>
          <w:szCs w:val="20"/>
        </w:rPr>
        <w:t xml:space="preserve"> -Developed Code </w:t>
      </w:r>
      <w:r w:rsidRPr="00A946F3">
        <w:rPr>
          <w:rFonts w:ascii="Cambria" w:eastAsia="Times New Roman" w:hAnsi="Cambria"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eastAsia="Times New Roman" w:hAnsi="Times New Roman" w:cs="Times New Roman"/>
          <w:color w:val="000000"/>
          <w:sz w:val="27"/>
          <w:szCs w:val="27"/>
        </w:rPr>
        <w:t xml:space="preserve"> </w:t>
      </w:r>
      <w:r w:rsidRPr="00A946F3">
        <w:rPr>
          <w:rFonts w:ascii="Cambria" w:eastAsia="Times New Roman" w:hAnsi="Cambria" w:cs="Arial"/>
          <w:sz w:val="20"/>
          <w:szCs w:val="20"/>
        </w:rPr>
        <w:t xml:space="preserve">. </w:t>
      </w:r>
    </w:p>
    <w:p w:rsidR="00013B1E" w:rsidRPr="00A946F3" w:rsidRDefault="00013B1E" w:rsidP="00A946F3">
      <w:pPr>
        <w:spacing w:after="0" w:line="240" w:lineRule="auto"/>
        <w:ind w:right="36"/>
        <w:rPr>
          <w:rFonts w:ascii="Cambria" w:eastAsia="Calibri"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 xml:space="preserve"> [CCA]</w:t>
      </w:r>
      <w:r w:rsidRPr="00A946F3">
        <w:rPr>
          <w:rFonts w:ascii="Cambria" w:eastAsia="Times New Roman" w:hAnsi="Cambria" w:cs="Arial"/>
          <w:b/>
          <w:sz w:val="20"/>
          <w:szCs w:val="20"/>
        </w:rPr>
        <w:t xml:space="preserve">Configuration Modification </w:t>
      </w:r>
      <w:r w:rsidRPr="00A946F3">
        <w:rPr>
          <w:rFonts w:ascii="Cambria" w:eastAsia="Times New Roman" w:hAnsi="Cambria"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eastAsia="Times New Roman" w:hAnsi="Cambria" w:cs="Arial"/>
          <w:sz w:val="20"/>
          <w:szCs w:val="20"/>
        </w:rPr>
        <w:t>system</w:t>
      </w:r>
      <w:proofErr w:type="gramEnd"/>
      <w:r w:rsidRPr="00A946F3">
        <w:rPr>
          <w:rFonts w:ascii="Cambria" w:eastAsia="Times New Roman" w:hAnsi="Cambria" w:cs="Arial"/>
          <w:sz w:val="20"/>
          <w:szCs w:val="20"/>
        </w:rPr>
        <w:t xml:space="preserve"> administration tools.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Content Editor</w:t>
      </w:r>
      <w:r w:rsidRPr="00A946F3">
        <w:rPr>
          <w:rFonts w:ascii="Cambria" w:eastAsia="Times New Roman" w:hAnsi="Cambria" w:cs="Arial"/>
          <w:sz w:val="20"/>
          <w:szCs w:val="20"/>
        </w:rPr>
        <w:t xml:space="preserve"> means a desktop configuration tool for Clinical </w:t>
      </w:r>
      <w:proofErr w:type="spellStart"/>
      <w:r w:rsidRPr="00A946F3">
        <w:rPr>
          <w:rFonts w:ascii="Cambria" w:eastAsia="Times New Roman" w:hAnsi="Cambria" w:cs="Arial"/>
          <w:sz w:val="20"/>
          <w:szCs w:val="20"/>
        </w:rPr>
        <w:t>CareAdvance</w:t>
      </w:r>
      <w:proofErr w:type="spellEnd"/>
      <w:r w:rsidRPr="00A946F3">
        <w:rPr>
          <w:rFonts w:ascii="Cambria" w:eastAsia="Times New Roman" w:hAnsi="Cambria" w:cs="Arial"/>
          <w:sz w:val="20"/>
          <w:szCs w:val="20"/>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Disease Management or DM</w:t>
      </w:r>
      <w:r w:rsidRPr="00A946F3">
        <w:rPr>
          <w:rFonts w:ascii="Cambria" w:eastAsia="Times New Roman" w:hAnsi="Cambria" w:cs="Arial"/>
          <w:sz w:val="20"/>
          <w:szCs w:val="20"/>
        </w:rPr>
        <w:t xml:space="preserve"> means the functionality within the Software to support Clients disease management activities for their members.</w:t>
      </w:r>
    </w:p>
    <w:p w:rsidR="00013B1E" w:rsidRPr="00A946F3" w:rsidRDefault="00013B1E" w:rsidP="00A946F3">
      <w:pPr>
        <w:spacing w:after="0" w:line="240" w:lineRule="auto"/>
        <w:ind w:right="36"/>
        <w:rPr>
          <w:rFonts w:ascii="Cambria" w:eastAsia="Times New Roman" w:hAnsi="Cambria" w:cs="Arial"/>
          <w:bCs/>
          <w:sz w:val="20"/>
          <w:szCs w:val="20"/>
        </w:rPr>
      </w:pPr>
    </w:p>
    <w:p w:rsidR="00013B1E" w:rsidRPr="00A946F3" w:rsidRDefault="00013B1E" w:rsidP="00A946F3">
      <w:pPr>
        <w:spacing w:after="0" w:line="240" w:lineRule="auto"/>
        <w:jc w:val="both"/>
        <w:rPr>
          <w:rFonts w:ascii="Cambria" w:eastAsia="Times New Roman" w:hAnsi="Cambria" w:cs="Arial"/>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Edge Server</w:t>
      </w:r>
      <w:r w:rsidRPr="00A946F3">
        <w:rPr>
          <w:rFonts w:ascii="Cambria" w:eastAsia="Times New Roman" w:hAnsi="Cambria"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eastAsia="Times New Roman" w:hAnsi="Cambria" w:cs="Arial"/>
          <w:b/>
          <w:sz w:val="20"/>
          <w:szCs w:val="20"/>
        </w:rPr>
        <w:t>EDGE Server</w:t>
      </w:r>
      <w:r w:rsidRPr="00A946F3">
        <w:rPr>
          <w:rFonts w:ascii="Cambria" w:eastAsia="Times New Roman" w:hAnsi="Cambria" w:cs="Arial"/>
          <w:sz w:val="20"/>
          <w:szCs w:val="20"/>
        </w:rPr>
        <w:t>”) used to verify submitted data and manage risk adjustment/reinsurance processes. Data will be received from Client’s Source Database to send to CMS and will also receive data back from CMS.</w:t>
      </w:r>
    </w:p>
    <w:p w:rsidR="00013B1E" w:rsidRPr="00A946F3" w:rsidRDefault="00013B1E" w:rsidP="00A946F3">
      <w:pPr>
        <w:spacing w:after="0" w:line="240" w:lineRule="auto"/>
        <w:jc w:val="both"/>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color w:val="000000"/>
          <w:sz w:val="20"/>
          <w:szCs w:val="20"/>
        </w:rPr>
      </w:pPr>
      <w:r w:rsidRPr="00A946F3">
        <w:rPr>
          <w:rFonts w:ascii="Cambria" w:eastAsia="Times New Roman" w:hAnsi="Cambria" w:cs="Arial"/>
          <w:b/>
          <w:sz w:val="20"/>
          <w:szCs w:val="20"/>
        </w:rPr>
        <w:t xml:space="preserve">EDI </w:t>
      </w:r>
      <w:r w:rsidRPr="00A946F3">
        <w:rPr>
          <w:rFonts w:ascii="Cambria" w:eastAsia="Times New Roman" w:hAnsi="Cambria" w:cs="Arial"/>
          <w:sz w:val="20"/>
          <w:szCs w:val="20"/>
        </w:rPr>
        <w:t xml:space="preserve">and </w:t>
      </w:r>
      <w:r w:rsidRPr="00A946F3">
        <w:rPr>
          <w:rFonts w:ascii="Cambria" w:eastAsia="Times New Roman" w:hAnsi="Cambria" w:cs="Arial"/>
          <w:b/>
          <w:color w:val="000000"/>
          <w:sz w:val="20"/>
          <w:szCs w:val="20"/>
        </w:rPr>
        <w:t>Electronic Data Interchange</w:t>
      </w:r>
      <w:r w:rsidRPr="00A946F3">
        <w:rPr>
          <w:rFonts w:ascii="Cambria" w:eastAsia="Times New Roman" w:hAnsi="Cambria" w:cs="Arial"/>
          <w:color w:val="000000"/>
          <w:sz w:val="20"/>
          <w:szCs w:val="20"/>
        </w:rPr>
        <w:t xml:space="preserve"> is the structured transmission of data between organizations using electronic means.</w:t>
      </w:r>
    </w:p>
    <w:p w:rsidR="00013B1E" w:rsidRPr="00A946F3" w:rsidRDefault="00013B1E" w:rsidP="00A946F3">
      <w:pPr>
        <w:spacing w:after="0" w:line="240" w:lineRule="auto"/>
        <w:ind w:right="36"/>
        <w:rPr>
          <w:rFonts w:ascii="Cambria" w:eastAsia="Times New Roman" w:hAnsi="Cambria" w:cs="Arial"/>
          <w:sz w:val="20"/>
          <w:szCs w:val="20"/>
          <w:highlight w:val="yellow"/>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Environment</w:t>
      </w:r>
      <w:r w:rsidRPr="00A946F3">
        <w:rPr>
          <w:rFonts w:ascii="Cambria" w:eastAsia="Times New Roman" w:hAnsi="Cambria" w:cs="Arial"/>
          <w:sz w:val="20"/>
          <w:szCs w:val="20"/>
        </w:rPr>
        <w:t xml:space="preserve"> has the meaning set forth in the Statement of Work for Application Management Services (“</w:t>
      </w:r>
      <w:r w:rsidRPr="00A946F3">
        <w:rPr>
          <w:rFonts w:ascii="Cambria" w:eastAsia="Times New Roman" w:hAnsi="Cambria" w:cs="Arial"/>
          <w:b/>
          <w:sz w:val="20"/>
          <w:szCs w:val="20"/>
        </w:rPr>
        <w:t>AMS SOW</w:t>
      </w:r>
      <w:r w:rsidRPr="00A946F3">
        <w:rPr>
          <w:rFonts w:ascii="Cambria" w:eastAsia="Times New Roman" w:hAnsi="Cambria" w:cs="Arial"/>
          <w:sz w:val="20"/>
          <w:szCs w:val="20"/>
        </w:rPr>
        <w:t>”).</w:t>
      </w:r>
    </w:p>
    <w:p w:rsidR="00013B1E" w:rsidRPr="00A946F3" w:rsidRDefault="00013B1E" w:rsidP="00A946F3">
      <w:pPr>
        <w:spacing w:before="120"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lastRenderedPageBreak/>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Environment</w:t>
      </w:r>
      <w:r w:rsidRPr="00A946F3">
        <w:rPr>
          <w:rFonts w:ascii="Cambria" w:eastAsia="Times New Roman" w:hAnsi="Cambria" w:cs="Arial"/>
          <w:sz w:val="20"/>
          <w:szCs w:val="20"/>
        </w:rPr>
        <w:t xml:space="preserve"> means an instance of applications and the applicable, unique databases that hold a single set of primary data tables.</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Extract </w:t>
      </w:r>
      <w:r w:rsidRPr="00A946F3">
        <w:rPr>
          <w:rFonts w:ascii="Cambria" w:eastAsia="Times New Roman" w:hAnsi="Cambria" w:cs="Arial"/>
          <w:sz w:val="20"/>
          <w:szCs w:val="20"/>
        </w:rPr>
        <w:t>means a function that regularly reads and extracts data from a specified source database and writes it to a target database at specified time increments.</w:t>
      </w:r>
    </w:p>
    <w:p w:rsidR="00013B1E" w:rsidRPr="00A946F3" w:rsidRDefault="00013B1E" w:rsidP="00A946F3">
      <w:pPr>
        <w:spacing w:after="0" w:line="240" w:lineRule="auto"/>
        <w:ind w:right="36"/>
        <w:rPr>
          <w:rFonts w:ascii="Cambria" w:eastAsia="Times New Roman" w:hAnsi="Cambria" w:cs="Arial"/>
          <w:b/>
          <w:sz w:val="20"/>
          <w:szCs w:val="20"/>
        </w:rPr>
      </w:pPr>
    </w:p>
    <w:p w:rsidR="00FC4DFA" w:rsidRPr="00013B1E" w:rsidRDefault="00013B1E" w:rsidP="00013B1E">
      <w:pPr>
        <w:spacing w:after="0" w:line="240" w:lineRule="auto"/>
        <w:ind w:right="36"/>
        <w:rPr>
          <w:rFonts w:ascii="Cambria" w:eastAsia="Times New Roman" w:hAnsi="Cambria" w:cs="Arial"/>
          <w:color w:val="FF0000"/>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 xml:space="preserve">Exchange </w:t>
      </w:r>
      <w:r w:rsidRPr="00A946F3">
        <w:rPr>
          <w:rFonts w:ascii="Cambria" w:eastAsia="Times New Roman" w:hAnsi="Cambria" w:cs="Arial"/>
          <w:sz w:val="20"/>
          <w:szCs w:val="20"/>
        </w:rPr>
        <w:t xml:space="preserve">means the benefit plans/products that the Client offers to sell on the state operated public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insert name of state Exchange</w:t>
      </w:r>
      <w:r w:rsidRPr="00A946F3">
        <w:rPr>
          <w:rFonts w:ascii="Cambria" w:eastAsia="Times New Roman" w:hAnsi="Cambria" w:cs="Arial"/>
          <w:sz w:val="20"/>
          <w:szCs w:val="20"/>
          <w:highlight w:val="yellow"/>
        </w:rPr>
        <w:t>]</w:t>
      </w:r>
      <w:r w:rsidRPr="00A946F3">
        <w:rPr>
          <w:rFonts w:ascii="Cambria" w:eastAsia="Times New Roman" w:hAnsi="Cambria" w:cs="Arial"/>
          <w:sz w:val="20"/>
          <w:szCs w:val="20"/>
        </w:rPr>
        <w:t xml:space="preserve">. </w:t>
      </w:r>
      <w:r w:rsidRPr="00A946F3">
        <w:rPr>
          <w:rFonts w:ascii="Cambria" w:eastAsia="Times New Roman" w:hAnsi="Cambria" w:cs="Arial"/>
          <w:color w:val="FF0000"/>
          <w:sz w:val="20"/>
          <w:szCs w:val="20"/>
        </w:rPr>
        <w:t> </w:t>
      </w:r>
    </w:p>
    <w:p w:rsidR="00FC4DFA" w:rsidRDefault="00FC4DFA" w:rsidP="00013B1E">
      <w:pPr>
        <w:spacing w:before="120"/>
      </w:pPr>
      <w:r>
        <w:t>All writers struggle with when to begin a new paragraph. Yet, in order to maintain coherence, writers must know when to make the transition to the next paragraph. If a new idea comes into your writing, you must begin a new paragraph.</w:t>
      </w:r>
    </w:p>
    <w:p w:rsidR="00FC4DFA" w:rsidRDefault="00823544">
      <w:bookmarkStart w:id="3" w:name="_Hlk85021998"/>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bookmarkEnd w:id="3"/>
    <w:p w:rsidR="00FC4DFA" w:rsidRDefault="00823544">
      <w:r>
        <w:t xml:space="preserve">[CCA] </w:t>
      </w:r>
      <w:r w:rsidR="00FC4DFA">
        <w:t>There are four essential elements that an effective paragraph should consistently contain: unity, coherence, a topic sentence, and sufficient development.</w:t>
      </w:r>
    </w:p>
    <w:p w:rsidR="0004430C" w:rsidRPr="002D291C" w:rsidRDefault="00391FAC" w:rsidP="002D291C">
      <w:r>
        <w:t>There are four e</w:t>
      </w:r>
      <w:bookmarkStart w:id="4" w:name="_GoBack"/>
      <w:bookmarkEnd w:id="4"/>
      <w:r>
        <w:t>ssential elements that an effective paragraph should $ consistently contain: unity, coherence, a topic sentence, and sufficient development.</w:t>
      </w:r>
    </w:p>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DB7" w:rsidRDefault="000A5DB7" w:rsidP="000A7196">
      <w:pPr>
        <w:spacing w:after="0" w:line="240" w:lineRule="auto"/>
      </w:pPr>
      <w:r>
        <w:separator/>
      </w:r>
    </w:p>
  </w:endnote>
  <w:endnote w:type="continuationSeparator" w:id="0">
    <w:p w:rsidR="000A5DB7" w:rsidRDefault="000A5DB7"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DB7" w:rsidRDefault="000A5DB7" w:rsidP="000A7196">
      <w:pPr>
        <w:spacing w:after="0" w:line="240" w:lineRule="auto"/>
      </w:pPr>
      <w:r>
        <w:separator/>
      </w:r>
    </w:p>
  </w:footnote>
  <w:footnote w:type="continuationSeparator" w:id="0">
    <w:p w:rsidR="000A5DB7" w:rsidRDefault="000A5DB7"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1949684550"/>
      <w:docPartObj>
        <w:docPartGallery w:val="Watermarks"/>
        <w:docPartUnique/>
      </w:docPartObj>
    </w:sdtPr>
    <w:sdtEndPr/>
    <w:sdtContent>
      <w:p w:rsidR="00656E18" w:rsidRDefault="000A5DB7">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979847827"/>
      <w:docPartObj>
        <w:docPartGallery w:val="Watermarks"/>
        <w:docPartUnique/>
      </w:docPartObj>
    </w:sdtPr>
    <w:sdtEndPr/>
    <w:sdtContent>
      <w:p w:rsidR="00656E18" w:rsidRDefault="000A5DB7">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87908844"/>
      <w:docPartObj>
        <w:docPartGallery w:val="Watermarks"/>
        <w:docPartUnique/>
      </w:docPartObj>
    </w:sdtPr>
    <w:sdtEndPr/>
    <w:sdtContent>
      <w:p w:rsidR="00656E18" w:rsidRDefault="000A5DB7">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9776;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jesh Thomas (External)">
    <w15:presenceInfo w15:providerId="AD" w15:userId="S-1-5-21-2057953099-1862150992-2913514769-19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5DB7"/>
    <w:rsid w:val="000A7196"/>
    <w:rsid w:val="000D6C6D"/>
    <w:rsid w:val="00391FAC"/>
    <w:rsid w:val="00453427"/>
    <w:rsid w:val="0063722C"/>
    <w:rsid w:val="00663201"/>
    <w:rsid w:val="006E2ECC"/>
    <w:rsid w:val="007E6238"/>
    <w:rsid w:val="00823544"/>
    <w:rsid w:val="00AF0AD6"/>
    <w:rsid w:val="00CC5695"/>
    <w:rsid w:val="00CE0A29"/>
    <w:rsid w:val="00D821CC"/>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D9F"/>
    <w:rsid w:val="003B2D8C"/>
    <w:rsid w:val="004F5DFD"/>
    <w:rsid w:val="005B1D66"/>
    <w:rsid w:val="005F19C8"/>
    <w:rsid w:val="00702A4F"/>
    <w:rsid w:val="007917F8"/>
    <w:rsid w:val="00870D60"/>
    <w:rsid w:val="008E43C7"/>
    <w:rsid w:val="009E1D9F"/>
    <w:rsid w:val="00A13A9E"/>
    <w:rsid w:val="00FF2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3C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CMAgreementNamespace xmlns="ICMAgreementNamespace">
  <meta>
    <SysId>26df3d57-6631-413a-ad78-fc2cb43afad9</SysId>
    <Type>Agreement</Type>
    <EntityName>ICMCTSSOW</EntityName>
    <Version>2</Version>
    <ICMDisplayName/>
  </meta>
</ICMAgreementNamespace>
</file>

<file path=customXml/itemProps1.xml><?xml version="1.0" encoding="utf-8"?>
<ds:datastoreItem xmlns:ds="http://schemas.openxmlformats.org/officeDocument/2006/customXml" ds:itemID="{088AE2D6-8CE5-4273-A217-90076DA14D56}">
  <ds:schemaRefs>
    <ds:schemaRef ds:uri="ICMAgreement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5</cp:revision>
  <dcterms:created xsi:type="dcterms:W3CDTF">2021-10-13T09:33:00Z</dcterms:created>
  <dcterms:modified xsi:type="dcterms:W3CDTF">2021-10-26T05:47:00Z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Agreement</vt:lpwstr>
  </property>
  <property fmtid="{D5CDD505-2E9C-101B-9397-08002B2CF9AE}" pid="3" name="SysId">
    <vt:lpwstr>26df3d57-6631-413a-ad78-fc2cb43afad9</vt:lpwstr>
  </property>
  <property fmtid="{D5CDD505-2E9C-101B-9397-08002B2CF9AE}" pid="4" name="EntityName">
    <vt:lpwstr>ICMCTSSOW</vt:lpwstr>
  </property>
  <property fmtid="{D5CDD505-2E9C-101B-9397-08002B2CF9AE}" pid="5" name="Version">
    <vt:i4>2</vt:i4>
  </property>
</Properties>
</file>